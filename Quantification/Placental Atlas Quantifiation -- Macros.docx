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Placental Atlas Quantifying Notes 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What are macros??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Macros are small scripts that automates a series of ImageJ commands. There will be prompts associated with the macro (for example: “Choose mCherry window for threshold”), where the user (you!) needs to execute the command </w:t>
      </w:r>
      <w:r w:rsidDel="00000000" w:rsidR="00000000" w:rsidRPr="00000000">
        <w:rPr>
          <w:b w:val="1"/>
          <w:i w:val="1"/>
          <w:rtl w:val="0"/>
        </w:rPr>
        <w:t xml:space="preserve">before</w:t>
      </w:r>
      <w:r w:rsidDel="00000000" w:rsidR="00000000" w:rsidRPr="00000000">
        <w:rPr>
          <w:rtl w:val="0"/>
        </w:rPr>
        <w:t xml:space="preserve"> hitting ‘OK’ in the window.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macro commands get messed up, close all windows and start over!</w:t>
      </w:r>
    </w:p>
    <w:p w:rsidR="00000000" w:rsidDel="00000000" w:rsidP="00000000" w:rsidRDefault="00000000" w:rsidRPr="00000000" w14:paraId="0000000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NK Cells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4795838</wp:posOffset>
            </wp:positionH>
            <wp:positionV relativeFrom="paragraph">
              <wp:posOffset>189751</wp:posOffset>
            </wp:positionV>
            <wp:extent cx="1466850" cy="2682688"/>
            <wp:effectExtent b="12700" l="12700" r="12700" t="1270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682688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Download NK_macro.ijm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Load macro into FIJI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Plugins &gt; Macros &gt; Install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macro and follow directions using merged image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Plugins &gt; Macros &gt; NK_macro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‘OK’ and choose image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Record 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Number of NK cells from the “Count” column in the Summary window 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Average size</w:t>
      </w:r>
      <w:r w:rsidDel="00000000" w:rsidR="00000000" w:rsidRPr="00000000">
        <w:rPr>
          <w:rtl w:val="0"/>
        </w:rPr>
        <w:t xml:space="preserve"> of NK cells</w:t>
      </w:r>
      <w:ins w:author="" w:id="0">
        <w:r w:rsidDel="00000000" w:rsidR="00000000" w:rsidRPr="00000000">
          <w:rPr>
            <w:rtl w:val="0"/>
          </w:rPr>
          <w:t xml:space="preserve"> from the “Average Size” column in the Summary window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Close all windows and proceed to the next quantification step (outlined below). </w:t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u w:val="single"/>
          <w:rtl w:val="0"/>
        </w:rPr>
        <w:t xml:space="preserve">Troubleshooting: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Low number of NK cells: The thresholding is not working, use the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Placental Atlas Quantification – Manual</w:t>
        </w:r>
      </w:hyperlink>
      <w:r w:rsidDel="00000000" w:rsidR="00000000" w:rsidRPr="00000000">
        <w:rPr>
          <w:rtl w:val="0"/>
        </w:rPr>
        <w:t xml:space="preserve"> protocol instead of this Macro protocol for this image. 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NK cell mass is highlighted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Freehand selection is used to avoid points on labyrinth edge of placenta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Trophoblast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Download Troph_macro.ijm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4800600</wp:posOffset>
            </wp:positionH>
            <wp:positionV relativeFrom="paragraph">
              <wp:posOffset>285750</wp:posOffset>
            </wp:positionV>
            <wp:extent cx="1485900" cy="2686938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686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Load macro into FIJI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Plugins &gt; Macros &gt; Install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macro and follow directions using merged image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Plugins &gt; Macros &gt; Troph_macro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Click ‘OK’ and choose image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Record-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Number of trophoblast cells from the “Count” column in the Summary </w:t>
      </w:r>
      <w:r w:rsidDel="00000000" w:rsidR="00000000" w:rsidRPr="00000000">
        <w:rPr>
          <w:rtl w:val="0"/>
        </w:rPr>
        <w:t xml:space="preserve">window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Close all windows and proceed to next quantification step (outlined below). </w:t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u w:val="single"/>
          <w:rtl w:val="0"/>
        </w:rPr>
        <w:t xml:space="preserve">Troubleshooting: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Freehand selection is used to avoid points around placenta and to avoid stained tissue pieces (rather than cells) – highlighted by arrow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Placental Measurements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Download Color_macro.ijm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Load macro into FIJI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Plugins &gt; Macros &gt; Install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Run macro and follow directions using merged image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Plugins &gt; Macros &gt; Color_</w:t>
      </w:r>
      <w:r w:rsidDel="00000000" w:rsidR="00000000" w:rsidRPr="00000000">
        <w:rPr>
          <w:rtl w:val="0"/>
        </w:rPr>
        <w:t xml:space="preserve">macro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Click ‘OK’ and choose image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for NK in other zones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NK in the junctional zone?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NK in the labyrinth zone?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Measure areas and depths using freehand tool or straight line tool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5791200</wp:posOffset>
            </wp:positionH>
            <wp:positionV relativeFrom="paragraph">
              <wp:posOffset>152400</wp:posOffset>
            </wp:positionV>
            <wp:extent cx="271218" cy="262999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18" cy="2629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Move around image using scrolling tool (or press space bar and drag)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Zoom in using Command (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highlight w:val="white"/>
          <w:rtl w:val="0"/>
        </w:rPr>
        <w:t xml:space="preserve">⌘)</w:t>
      </w:r>
      <w:r w:rsidDel="00000000" w:rsidR="00000000" w:rsidRPr="00000000">
        <w:rPr>
          <w:rtl w:val="0"/>
        </w:rPr>
        <w:t xml:space="preserve"> +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Zoom out using Command (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highlight w:val="white"/>
          <w:rtl w:val="0"/>
        </w:rPr>
        <w:t xml:space="preserve">⌘)</w:t>
      </w:r>
      <w:r w:rsidDel="00000000" w:rsidR="00000000" w:rsidRPr="00000000">
        <w:rPr>
          <w:rtl w:val="0"/>
        </w:rPr>
        <w:t xml:space="preserve"> -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Freehand/Straight selection &gt; Draw on image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Analyze</w:t>
      </w:r>
      <w:r w:rsidDel="00000000" w:rsidR="00000000" w:rsidRPr="00000000">
        <w:rPr>
          <w:rtl w:val="0"/>
        </w:rPr>
        <w:t xml:space="preserve"> &gt; Measure (or Command (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highlight w:val="white"/>
          <w:rtl w:val="0"/>
        </w:rPr>
        <w:t xml:space="preserve">⌘)</w:t>
      </w:r>
      <w:r w:rsidDel="00000000" w:rsidR="00000000" w:rsidRPr="00000000">
        <w:rPr>
          <w:rtl w:val="0"/>
        </w:rPr>
        <w:t xml:space="preserve"> m)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Decidual area NK cells (freehand)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Decidual depth - Left (straight)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Decidual depth - Center (straight)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Decidual depth - Right (straight)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Junctional zone area (freehand)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Labyrinth zone area (freehand)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*if area numbers are too big, see how to change the scale under “Fiji Cheat sheet”</w:t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Placental zones and measurements: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6330751" cy="337842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0751" cy="3378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Fiji Cheat Sheet: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29238" cy="1400633"/>
            <wp:effectExtent b="25400" l="25400" r="25400" t="254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400633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Shortcuts: 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Command (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highlight w:val="white"/>
          <w:rtl w:val="0"/>
        </w:rPr>
        <w:t xml:space="preserve">⌘)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tl w:val="0"/>
        </w:rPr>
        <w:t xml:space="preserve">to delete line or shape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Command (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highlight w:val="white"/>
          <w:rtl w:val="0"/>
        </w:rPr>
        <w:t xml:space="preserve">⌘)</w:t>
      </w:r>
      <w:r w:rsidDel="00000000" w:rsidR="00000000" w:rsidRPr="00000000">
        <w:rPr>
          <w:rtl w:val="0"/>
        </w:rPr>
        <w:t xml:space="preserve"> m to measure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Command (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highlight w:val="white"/>
          <w:rtl w:val="0"/>
        </w:rPr>
        <w:t xml:space="preserve">⌘)</w:t>
      </w:r>
      <w:r w:rsidDel="00000000" w:rsidR="00000000" w:rsidRPr="00000000">
        <w:rPr>
          <w:rtl w:val="0"/>
        </w:rPr>
        <w:t xml:space="preserve"> + to zoom in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Command (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highlight w:val="white"/>
          <w:rtl w:val="0"/>
        </w:rPr>
        <w:t xml:space="preserve">⌘)</w:t>
      </w:r>
      <w:r w:rsidDel="00000000" w:rsidR="00000000" w:rsidRPr="00000000">
        <w:rPr>
          <w:rtl w:val="0"/>
        </w:rPr>
        <w:t xml:space="preserve"> - to zoom out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Spacebar and drag to scroll move around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Windows: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Each merged image will have 3 channels: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Dapi in the blue channel (all nuclei)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GFP in the green channel (trophoblasts)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mCherry in the red channel (NK cells)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00663" cy="301560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01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If placental measurements are too big, change the scale.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Analyze&gt;&gt;set scale&gt;&gt;distance in pixels: 1535. Known distance: 1. Pixel aspect ratio: 1. Unit of length: microns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Macros:</w:t>
      </w:r>
    </w:p>
    <w:p w:rsidR="00000000" w:rsidDel="00000000" w:rsidP="00000000" w:rsidRDefault="00000000" w:rsidRPr="00000000" w14:paraId="00000053">
      <w:pPr>
        <w:rPr>
          <w:u w:val="singl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u w:val="single"/>
          <w:rtl w:val="0"/>
        </w:rPr>
        <w:t xml:space="preserve">NK_macro: </w:t>
      </w:r>
    </w:p>
    <w:p w:rsidR="00000000" w:rsidDel="00000000" w:rsidP="00000000" w:rsidRDefault="00000000" w:rsidRPr="00000000" w14:paraId="00000054">
      <w:pPr>
        <w:ind w:left="2160" w:firstLine="0"/>
        <w:rPr/>
      </w:pPr>
      <w:r w:rsidDel="00000000" w:rsidR="00000000" w:rsidRPr="00000000">
        <w:rPr>
          <w:rtl w:val="0"/>
        </w:rPr>
        <w:t xml:space="preserve">showMessage("Select image for analysis ");</w:t>
      </w:r>
    </w:p>
    <w:p w:rsidR="00000000" w:rsidDel="00000000" w:rsidP="00000000" w:rsidRDefault="00000000" w:rsidRPr="00000000" w14:paraId="00000055">
      <w:pPr>
        <w:ind w:left="2160" w:firstLine="0"/>
        <w:rPr/>
      </w:pPr>
      <w:r w:rsidDel="00000000" w:rsidR="00000000" w:rsidRPr="00000000">
        <w:rPr>
          <w:rtl w:val="0"/>
        </w:rPr>
        <w:t xml:space="preserve">open();</w:t>
      </w:r>
    </w:p>
    <w:p w:rsidR="00000000" w:rsidDel="00000000" w:rsidP="00000000" w:rsidRDefault="00000000" w:rsidRPr="00000000" w14:paraId="0000005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2160" w:firstLine="0"/>
        <w:rPr/>
      </w:pPr>
      <w:r w:rsidDel="00000000" w:rsidR="00000000" w:rsidRPr="00000000">
        <w:rPr>
          <w:rtl w:val="0"/>
        </w:rPr>
        <w:t xml:space="preserve">run("Split Channels")</w:t>
      </w:r>
    </w:p>
    <w:p w:rsidR="00000000" w:rsidDel="00000000" w:rsidP="00000000" w:rsidRDefault="00000000" w:rsidRPr="00000000" w14:paraId="0000005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160" w:firstLine="0"/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5A">
      <w:pPr>
        <w:ind w:left="2160" w:firstLine="0"/>
        <w:rPr/>
      </w:pPr>
      <w:r w:rsidDel="00000000" w:rsidR="00000000" w:rsidRPr="00000000">
        <w:rPr>
          <w:rtl w:val="0"/>
        </w:rPr>
        <w:t xml:space="preserve">waitForUser("Choose mCherry (red) window for threshold");</w:t>
      </w:r>
    </w:p>
    <w:p w:rsidR="00000000" w:rsidDel="00000000" w:rsidP="00000000" w:rsidRDefault="00000000" w:rsidRPr="00000000" w14:paraId="0000005B">
      <w:pPr>
        <w:ind w:left="2160" w:firstLine="0"/>
        <w:rPr/>
      </w:pPr>
      <w:r w:rsidDel="00000000" w:rsidR="00000000" w:rsidRPr="00000000">
        <w:rPr>
          <w:rtl w:val="0"/>
        </w:rPr>
        <w:t xml:space="preserve">run("Duplicate...", "title=mCherry");</w:t>
      </w:r>
    </w:p>
    <w:p w:rsidR="00000000" w:rsidDel="00000000" w:rsidP="00000000" w:rsidRDefault="00000000" w:rsidRPr="00000000" w14:paraId="0000005C">
      <w:pPr>
        <w:ind w:left="2160" w:firstLine="0"/>
        <w:rPr/>
      </w:pPr>
      <w:r w:rsidDel="00000000" w:rsidR="00000000" w:rsidRPr="00000000">
        <w:rPr>
          <w:rtl w:val="0"/>
        </w:rPr>
        <w:t xml:space="preserve">//run("Threshold...");</w:t>
      </w:r>
    </w:p>
    <w:p w:rsidR="00000000" w:rsidDel="00000000" w:rsidP="00000000" w:rsidRDefault="00000000" w:rsidRPr="00000000" w14:paraId="0000005D">
      <w:pPr>
        <w:ind w:left="2160" w:firstLine="0"/>
        <w:rPr/>
      </w:pPr>
      <w:r w:rsidDel="00000000" w:rsidR="00000000" w:rsidRPr="00000000">
        <w:rPr>
          <w:rtl w:val="0"/>
        </w:rPr>
        <w:t xml:space="preserve">setAutoThreshold("Otsu dark no-reset");</w:t>
      </w:r>
    </w:p>
    <w:p w:rsidR="00000000" w:rsidDel="00000000" w:rsidP="00000000" w:rsidRDefault="00000000" w:rsidRPr="00000000" w14:paraId="0000005E">
      <w:pPr>
        <w:ind w:left="2160" w:firstLine="0"/>
        <w:rPr/>
      </w:pPr>
      <w:r w:rsidDel="00000000" w:rsidR="00000000" w:rsidRPr="00000000">
        <w:rPr>
          <w:rtl w:val="0"/>
        </w:rPr>
        <w:t xml:space="preserve">setThreshold(240, 255, "raw");</w:t>
      </w:r>
    </w:p>
    <w:p w:rsidR="00000000" w:rsidDel="00000000" w:rsidP="00000000" w:rsidRDefault="00000000" w:rsidRPr="00000000" w14:paraId="0000005F">
      <w:pPr>
        <w:ind w:left="2160" w:firstLine="0"/>
        <w:rPr/>
      </w:pPr>
      <w:r w:rsidDel="00000000" w:rsidR="00000000" w:rsidRPr="00000000">
        <w:rPr>
          <w:rtl w:val="0"/>
        </w:rPr>
        <w:t xml:space="preserve">run("Create Mask");</w:t>
      </w:r>
    </w:p>
    <w:p w:rsidR="00000000" w:rsidDel="00000000" w:rsidP="00000000" w:rsidRDefault="00000000" w:rsidRPr="00000000" w14:paraId="00000060">
      <w:pPr>
        <w:ind w:left="2160" w:firstLine="0"/>
        <w:rPr/>
      </w:pPr>
      <w:r w:rsidDel="00000000" w:rsidR="00000000" w:rsidRPr="00000000">
        <w:rPr>
          <w:rtl w:val="0"/>
        </w:rPr>
        <w:t xml:space="preserve">rename("mCherry_mask");</w:t>
      </w:r>
    </w:p>
    <w:p w:rsidR="00000000" w:rsidDel="00000000" w:rsidP="00000000" w:rsidRDefault="00000000" w:rsidRPr="00000000" w14:paraId="00000061">
      <w:pPr>
        <w:ind w:left="2160" w:firstLine="0"/>
        <w:rPr/>
      </w:pPr>
      <w:r w:rsidDel="00000000" w:rsidR="00000000" w:rsidRPr="00000000">
        <w:rPr>
          <w:rtl w:val="0"/>
        </w:rPr>
        <w:t xml:space="preserve">run("Watershed");</w:t>
      </w:r>
    </w:p>
    <w:p w:rsidR="00000000" w:rsidDel="00000000" w:rsidP="00000000" w:rsidRDefault="00000000" w:rsidRPr="00000000" w14:paraId="00000062">
      <w:pPr>
        <w:ind w:left="2160" w:firstLine="0"/>
        <w:rPr/>
      </w:pPr>
      <w:r w:rsidDel="00000000" w:rsidR="00000000" w:rsidRPr="00000000">
        <w:rPr>
          <w:rtl w:val="0"/>
        </w:rPr>
        <w:t xml:space="preserve">run("Erode");</w:t>
      </w:r>
    </w:p>
    <w:p w:rsidR="00000000" w:rsidDel="00000000" w:rsidP="00000000" w:rsidRDefault="00000000" w:rsidRPr="00000000" w14:paraId="00000063">
      <w:pPr>
        <w:ind w:left="2160" w:firstLine="0"/>
        <w:rPr/>
      </w:pPr>
      <w:r w:rsidDel="00000000" w:rsidR="00000000" w:rsidRPr="00000000">
        <w:rPr>
          <w:rtl w:val="0"/>
        </w:rPr>
        <w:t xml:space="preserve">run("Dilate")</w:t>
      </w:r>
    </w:p>
    <w:p w:rsidR="00000000" w:rsidDel="00000000" w:rsidP="00000000" w:rsidRDefault="00000000" w:rsidRPr="00000000" w14:paraId="0000006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2160" w:firstLine="0"/>
        <w:rPr/>
      </w:pPr>
      <w:r w:rsidDel="00000000" w:rsidR="00000000" w:rsidRPr="00000000">
        <w:rPr>
          <w:rtl w:val="0"/>
        </w:rPr>
        <w:t xml:space="preserve">// Prompt the user to draw a freehand selection</w:t>
      </w:r>
    </w:p>
    <w:p w:rsidR="00000000" w:rsidDel="00000000" w:rsidP="00000000" w:rsidRDefault="00000000" w:rsidRPr="00000000" w14:paraId="00000066">
      <w:pPr>
        <w:ind w:left="2160" w:firstLine="0"/>
        <w:rPr/>
      </w:pPr>
      <w:r w:rsidDel="00000000" w:rsidR="00000000" w:rsidRPr="00000000">
        <w:rPr>
          <w:rtl w:val="0"/>
        </w:rPr>
        <w:t xml:space="preserve">setTool("freehand");</w:t>
      </w:r>
    </w:p>
    <w:p w:rsidR="00000000" w:rsidDel="00000000" w:rsidP="00000000" w:rsidRDefault="00000000" w:rsidRPr="00000000" w14:paraId="00000067">
      <w:pPr>
        <w:ind w:left="2160" w:firstLine="0"/>
        <w:rPr/>
      </w:pPr>
      <w:r w:rsidDel="00000000" w:rsidR="00000000" w:rsidRPr="00000000">
        <w:rPr>
          <w:rtl w:val="0"/>
        </w:rPr>
        <w:t xml:space="preserve">waitForUser("Draw a freehand selection around NK cell mass (mCherry_mask).");</w:t>
      </w:r>
    </w:p>
    <w:p w:rsidR="00000000" w:rsidDel="00000000" w:rsidP="00000000" w:rsidRDefault="00000000" w:rsidRPr="00000000" w14:paraId="00000068">
      <w:pPr>
        <w:ind w:left="2160" w:firstLine="0"/>
        <w:rPr/>
      </w:pPr>
      <w:r w:rsidDel="00000000" w:rsidR="00000000" w:rsidRPr="00000000">
        <w:rPr>
          <w:rtl w:val="0"/>
        </w:rPr>
        <w:t xml:space="preserve">// Analyze Particles within the active selection</w:t>
      </w:r>
    </w:p>
    <w:p w:rsidR="00000000" w:rsidDel="00000000" w:rsidP="00000000" w:rsidRDefault="00000000" w:rsidRPr="00000000" w14:paraId="00000069">
      <w:pPr>
        <w:ind w:left="2160" w:firstLine="0"/>
        <w:rPr/>
      </w:pPr>
      <w:r w:rsidDel="00000000" w:rsidR="00000000" w:rsidRPr="00000000">
        <w:rPr>
          <w:rtl w:val="0"/>
        </w:rPr>
        <w:t xml:space="preserve">run("Analyze Particles...", "size=50-15000 show=Outlines display summarize add")</w:t>
      </w:r>
    </w:p>
    <w:p w:rsidR="00000000" w:rsidDel="00000000" w:rsidP="00000000" w:rsidRDefault="00000000" w:rsidRPr="00000000" w14:paraId="0000006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Tropho macro: </w:t>
      </w:r>
    </w:p>
    <w:p w:rsidR="00000000" w:rsidDel="00000000" w:rsidP="00000000" w:rsidRDefault="00000000" w:rsidRPr="00000000" w14:paraId="0000006C">
      <w:pPr>
        <w:ind w:left="2160" w:firstLine="0"/>
        <w:rPr/>
      </w:pPr>
      <w:r w:rsidDel="00000000" w:rsidR="00000000" w:rsidRPr="00000000">
        <w:rPr>
          <w:rtl w:val="0"/>
        </w:rPr>
        <w:t xml:space="preserve">showMessage("Select image for analysis ");</w:t>
      </w:r>
    </w:p>
    <w:p w:rsidR="00000000" w:rsidDel="00000000" w:rsidP="00000000" w:rsidRDefault="00000000" w:rsidRPr="00000000" w14:paraId="0000006D">
      <w:pPr>
        <w:ind w:left="2160" w:firstLine="0"/>
        <w:rPr/>
      </w:pPr>
      <w:r w:rsidDel="00000000" w:rsidR="00000000" w:rsidRPr="00000000">
        <w:rPr>
          <w:rtl w:val="0"/>
        </w:rPr>
        <w:t xml:space="preserve">open();</w:t>
      </w:r>
    </w:p>
    <w:p w:rsidR="00000000" w:rsidDel="00000000" w:rsidP="00000000" w:rsidRDefault="00000000" w:rsidRPr="00000000" w14:paraId="0000006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2160" w:firstLine="0"/>
        <w:rPr/>
      </w:pPr>
      <w:r w:rsidDel="00000000" w:rsidR="00000000" w:rsidRPr="00000000">
        <w:rPr>
          <w:rtl w:val="0"/>
        </w:rPr>
        <w:t xml:space="preserve">run("Split Channels")</w:t>
      </w:r>
    </w:p>
    <w:p w:rsidR="00000000" w:rsidDel="00000000" w:rsidP="00000000" w:rsidRDefault="00000000" w:rsidRPr="00000000" w14:paraId="0000007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2160" w:firstLine="0"/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72">
      <w:pPr>
        <w:ind w:left="2160" w:firstLine="0"/>
        <w:rPr/>
      </w:pPr>
      <w:r w:rsidDel="00000000" w:rsidR="00000000" w:rsidRPr="00000000">
        <w:rPr>
          <w:rtl w:val="0"/>
        </w:rPr>
        <w:t xml:space="preserve">waitForUser("Choose GFP (green) window for threshold");</w:t>
      </w:r>
    </w:p>
    <w:p w:rsidR="00000000" w:rsidDel="00000000" w:rsidP="00000000" w:rsidRDefault="00000000" w:rsidRPr="00000000" w14:paraId="00000073">
      <w:pPr>
        <w:ind w:left="2160" w:firstLine="0"/>
        <w:rPr/>
      </w:pPr>
      <w:r w:rsidDel="00000000" w:rsidR="00000000" w:rsidRPr="00000000">
        <w:rPr>
          <w:rtl w:val="0"/>
        </w:rPr>
        <w:t xml:space="preserve">run("Duplicate...", "title=GFP");</w:t>
      </w:r>
    </w:p>
    <w:p w:rsidR="00000000" w:rsidDel="00000000" w:rsidP="00000000" w:rsidRDefault="00000000" w:rsidRPr="00000000" w14:paraId="0000007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2160" w:firstLine="0"/>
        <w:rPr/>
      </w:pPr>
      <w:r w:rsidDel="00000000" w:rsidR="00000000" w:rsidRPr="00000000">
        <w:rPr>
          <w:rtl w:val="0"/>
        </w:rPr>
        <w:t xml:space="preserve">//run("Threshold...");</w:t>
      </w:r>
    </w:p>
    <w:p w:rsidR="00000000" w:rsidDel="00000000" w:rsidP="00000000" w:rsidRDefault="00000000" w:rsidRPr="00000000" w14:paraId="00000076">
      <w:pPr>
        <w:ind w:left="2160" w:firstLine="0"/>
        <w:rPr/>
      </w:pPr>
      <w:r w:rsidDel="00000000" w:rsidR="00000000" w:rsidRPr="00000000">
        <w:rPr>
          <w:rtl w:val="0"/>
        </w:rPr>
        <w:t xml:space="preserve">setAutoThreshold("Otsu dark no-reset");</w:t>
      </w:r>
    </w:p>
    <w:p w:rsidR="00000000" w:rsidDel="00000000" w:rsidP="00000000" w:rsidRDefault="00000000" w:rsidRPr="00000000" w14:paraId="00000077">
      <w:pPr>
        <w:ind w:left="2160" w:firstLine="0"/>
        <w:rPr/>
      </w:pPr>
      <w:r w:rsidDel="00000000" w:rsidR="00000000" w:rsidRPr="00000000">
        <w:rPr>
          <w:rtl w:val="0"/>
        </w:rPr>
        <w:t xml:space="preserve">setThreshold(179, 255, "raw");</w:t>
      </w:r>
    </w:p>
    <w:p w:rsidR="00000000" w:rsidDel="00000000" w:rsidP="00000000" w:rsidRDefault="00000000" w:rsidRPr="00000000" w14:paraId="00000078">
      <w:pPr>
        <w:ind w:left="2160" w:firstLine="0"/>
        <w:rPr/>
      </w:pPr>
      <w:r w:rsidDel="00000000" w:rsidR="00000000" w:rsidRPr="00000000">
        <w:rPr>
          <w:rtl w:val="0"/>
        </w:rPr>
        <w:t xml:space="preserve">run("Create Mask");</w:t>
      </w:r>
    </w:p>
    <w:p w:rsidR="00000000" w:rsidDel="00000000" w:rsidP="00000000" w:rsidRDefault="00000000" w:rsidRPr="00000000" w14:paraId="00000079">
      <w:pPr>
        <w:ind w:left="2160" w:firstLine="0"/>
        <w:rPr/>
      </w:pPr>
      <w:r w:rsidDel="00000000" w:rsidR="00000000" w:rsidRPr="00000000">
        <w:rPr>
          <w:rtl w:val="0"/>
        </w:rPr>
        <w:t xml:space="preserve">rename("GFP_mask");</w:t>
      </w:r>
    </w:p>
    <w:p w:rsidR="00000000" w:rsidDel="00000000" w:rsidP="00000000" w:rsidRDefault="00000000" w:rsidRPr="00000000" w14:paraId="0000007A">
      <w:pPr>
        <w:ind w:left="2160" w:firstLine="0"/>
        <w:rPr/>
      </w:pPr>
      <w:r w:rsidDel="00000000" w:rsidR="00000000" w:rsidRPr="00000000">
        <w:rPr>
          <w:rtl w:val="0"/>
        </w:rPr>
        <w:t xml:space="preserve">run("Watershed");</w:t>
      </w:r>
    </w:p>
    <w:p w:rsidR="00000000" w:rsidDel="00000000" w:rsidP="00000000" w:rsidRDefault="00000000" w:rsidRPr="00000000" w14:paraId="0000007B">
      <w:pPr>
        <w:ind w:left="2160" w:firstLine="0"/>
        <w:rPr/>
      </w:pPr>
      <w:r w:rsidDel="00000000" w:rsidR="00000000" w:rsidRPr="00000000">
        <w:rPr>
          <w:rtl w:val="0"/>
        </w:rPr>
        <w:t xml:space="preserve">run("Erode");</w:t>
      </w:r>
    </w:p>
    <w:p w:rsidR="00000000" w:rsidDel="00000000" w:rsidP="00000000" w:rsidRDefault="00000000" w:rsidRPr="00000000" w14:paraId="0000007C">
      <w:pPr>
        <w:ind w:left="2160" w:firstLine="0"/>
        <w:rPr/>
      </w:pPr>
      <w:r w:rsidDel="00000000" w:rsidR="00000000" w:rsidRPr="00000000">
        <w:rPr>
          <w:rtl w:val="0"/>
        </w:rPr>
        <w:t xml:space="preserve">run("Dilate")</w:t>
      </w:r>
    </w:p>
    <w:p w:rsidR="00000000" w:rsidDel="00000000" w:rsidP="00000000" w:rsidRDefault="00000000" w:rsidRPr="00000000" w14:paraId="0000007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2160" w:firstLine="0"/>
        <w:rPr/>
      </w:pPr>
      <w:r w:rsidDel="00000000" w:rsidR="00000000" w:rsidRPr="00000000">
        <w:rPr>
          <w:rtl w:val="0"/>
        </w:rPr>
        <w:t xml:space="preserve">// Analyze Particles within the active selection</w:t>
      </w:r>
    </w:p>
    <w:p w:rsidR="00000000" w:rsidDel="00000000" w:rsidP="00000000" w:rsidRDefault="00000000" w:rsidRPr="00000000" w14:paraId="0000007F">
      <w:pPr>
        <w:ind w:left="2160" w:firstLine="0"/>
        <w:rPr/>
      </w:pPr>
      <w:r w:rsidDel="00000000" w:rsidR="00000000" w:rsidRPr="00000000">
        <w:rPr>
          <w:rtl w:val="0"/>
        </w:rPr>
        <w:t xml:space="preserve">setTool("freehand");</w:t>
      </w:r>
    </w:p>
    <w:p w:rsidR="00000000" w:rsidDel="00000000" w:rsidP="00000000" w:rsidRDefault="00000000" w:rsidRPr="00000000" w14:paraId="00000080">
      <w:pPr>
        <w:ind w:left="2160" w:firstLine="0"/>
        <w:rPr/>
      </w:pPr>
      <w:r w:rsidDel="00000000" w:rsidR="00000000" w:rsidRPr="00000000">
        <w:rPr>
          <w:rtl w:val="0"/>
        </w:rPr>
        <w:t xml:space="preserve">waitForUser("Draw a freehand selection around placenta (GFP_mask).");</w:t>
      </w:r>
    </w:p>
    <w:p w:rsidR="00000000" w:rsidDel="00000000" w:rsidP="00000000" w:rsidRDefault="00000000" w:rsidRPr="00000000" w14:paraId="00000081">
      <w:pPr>
        <w:ind w:left="2160" w:firstLine="0"/>
        <w:rPr/>
      </w:pPr>
      <w:r w:rsidDel="00000000" w:rsidR="00000000" w:rsidRPr="00000000">
        <w:rPr>
          <w:rtl w:val="0"/>
        </w:rPr>
        <w:t xml:space="preserve">// Analyze Particles within the active selection</w:t>
      </w:r>
    </w:p>
    <w:p w:rsidR="00000000" w:rsidDel="00000000" w:rsidP="00000000" w:rsidRDefault="00000000" w:rsidRPr="00000000" w14:paraId="00000082">
      <w:pPr>
        <w:ind w:left="2160" w:firstLine="0"/>
        <w:rPr/>
      </w:pPr>
      <w:r w:rsidDel="00000000" w:rsidR="00000000" w:rsidRPr="00000000">
        <w:rPr>
          <w:rtl w:val="0"/>
        </w:rPr>
        <w:t xml:space="preserve">run("Analyze Particles...", "size=50-15000 show=Outlines display summarize add")</w:t>
      </w:r>
    </w:p>
    <w:p w:rsidR="00000000" w:rsidDel="00000000" w:rsidP="00000000" w:rsidRDefault="00000000" w:rsidRPr="00000000" w14:paraId="0000008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720"/>
        <w:rPr/>
      </w:pPr>
      <w:r w:rsidDel="00000000" w:rsidR="00000000" w:rsidRPr="00000000">
        <w:rPr>
          <w:u w:val="single"/>
          <w:rtl w:val="0"/>
        </w:rPr>
        <w:t xml:space="preserve">Color macro: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2160" w:firstLine="0"/>
        <w:rPr/>
      </w:pPr>
      <w:r w:rsidDel="00000000" w:rsidR="00000000" w:rsidRPr="00000000">
        <w:rPr>
          <w:rtl w:val="0"/>
        </w:rPr>
        <w:t xml:space="preserve">showMessage("Select image for analysis ");</w:t>
      </w:r>
    </w:p>
    <w:p w:rsidR="00000000" w:rsidDel="00000000" w:rsidP="00000000" w:rsidRDefault="00000000" w:rsidRPr="00000000" w14:paraId="00000086">
      <w:pPr>
        <w:ind w:left="2160" w:firstLine="0"/>
        <w:rPr/>
      </w:pPr>
      <w:r w:rsidDel="00000000" w:rsidR="00000000" w:rsidRPr="00000000">
        <w:rPr>
          <w:rtl w:val="0"/>
        </w:rPr>
        <w:t xml:space="preserve">open();</w:t>
      </w:r>
    </w:p>
    <w:p w:rsidR="00000000" w:rsidDel="00000000" w:rsidP="00000000" w:rsidRDefault="00000000" w:rsidRPr="00000000" w14:paraId="0000008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2160" w:firstLine="0"/>
        <w:rPr/>
      </w:pPr>
      <w:r w:rsidDel="00000000" w:rsidR="00000000" w:rsidRPr="00000000">
        <w:rPr>
          <w:rtl w:val="0"/>
        </w:rPr>
        <w:t xml:space="preserve">run("Split Channels")</w:t>
      </w:r>
    </w:p>
    <w:p w:rsidR="00000000" w:rsidDel="00000000" w:rsidP="00000000" w:rsidRDefault="00000000" w:rsidRPr="00000000" w14:paraId="0000008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2160" w:firstLine="0"/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8B">
      <w:pPr>
        <w:ind w:left="2160" w:firstLine="0"/>
        <w:rPr/>
      </w:pPr>
      <w:r w:rsidDel="00000000" w:rsidR="00000000" w:rsidRPr="00000000">
        <w:rPr>
          <w:rtl w:val="0"/>
        </w:rPr>
        <w:t xml:space="preserve">waitForUser("Choose dapi (blue) window");</w:t>
      </w:r>
    </w:p>
    <w:p w:rsidR="00000000" w:rsidDel="00000000" w:rsidP="00000000" w:rsidRDefault="00000000" w:rsidRPr="00000000" w14:paraId="0000008C">
      <w:pPr>
        <w:ind w:left="2160" w:firstLine="0"/>
        <w:rPr/>
      </w:pPr>
      <w:r w:rsidDel="00000000" w:rsidR="00000000" w:rsidRPr="00000000">
        <w:rPr>
          <w:rtl w:val="0"/>
        </w:rPr>
        <w:t xml:space="preserve">run("Blue");</w:t>
      </w:r>
    </w:p>
    <w:p w:rsidR="00000000" w:rsidDel="00000000" w:rsidP="00000000" w:rsidRDefault="00000000" w:rsidRPr="00000000" w14:paraId="0000008D">
      <w:pPr>
        <w:ind w:left="2160" w:firstLine="0"/>
        <w:rPr/>
      </w:pPr>
      <w:r w:rsidDel="00000000" w:rsidR="00000000" w:rsidRPr="00000000">
        <w:rPr>
          <w:rtl w:val="0"/>
        </w:rPr>
        <w:t xml:space="preserve">rename("Dapi");</w:t>
      </w:r>
    </w:p>
    <w:p w:rsidR="00000000" w:rsidDel="00000000" w:rsidP="00000000" w:rsidRDefault="00000000" w:rsidRPr="00000000" w14:paraId="0000008E">
      <w:pPr>
        <w:ind w:left="2160" w:firstLine="0"/>
        <w:rPr/>
      </w:pPr>
      <w:r w:rsidDel="00000000" w:rsidR="00000000" w:rsidRPr="00000000">
        <w:rPr>
          <w:rtl w:val="0"/>
        </w:rPr>
        <w:t xml:space="preserve">waitForUser("Choose mCherry (red) window");</w:t>
      </w:r>
    </w:p>
    <w:p w:rsidR="00000000" w:rsidDel="00000000" w:rsidP="00000000" w:rsidRDefault="00000000" w:rsidRPr="00000000" w14:paraId="0000008F">
      <w:pPr>
        <w:ind w:left="2160" w:firstLine="0"/>
        <w:rPr/>
      </w:pPr>
      <w:r w:rsidDel="00000000" w:rsidR="00000000" w:rsidRPr="00000000">
        <w:rPr>
          <w:rtl w:val="0"/>
        </w:rPr>
        <w:t xml:space="preserve">run("Red");</w:t>
      </w:r>
    </w:p>
    <w:p w:rsidR="00000000" w:rsidDel="00000000" w:rsidP="00000000" w:rsidRDefault="00000000" w:rsidRPr="00000000" w14:paraId="00000090">
      <w:pPr>
        <w:ind w:left="2160" w:firstLine="0"/>
        <w:rPr/>
      </w:pPr>
      <w:r w:rsidDel="00000000" w:rsidR="00000000" w:rsidRPr="00000000">
        <w:rPr>
          <w:rtl w:val="0"/>
        </w:rPr>
        <w:t xml:space="preserve">rename("mCherry");</w:t>
      </w:r>
    </w:p>
    <w:p w:rsidR="00000000" w:rsidDel="00000000" w:rsidP="00000000" w:rsidRDefault="00000000" w:rsidRPr="00000000" w14:paraId="00000091">
      <w:pPr>
        <w:ind w:left="2160" w:firstLine="0"/>
        <w:rPr/>
      </w:pPr>
      <w:r w:rsidDel="00000000" w:rsidR="00000000" w:rsidRPr="00000000">
        <w:rPr>
          <w:rtl w:val="0"/>
        </w:rPr>
        <w:t xml:space="preserve">waitForUser("Choose GFP (green) window");</w:t>
      </w:r>
    </w:p>
    <w:p w:rsidR="00000000" w:rsidDel="00000000" w:rsidP="00000000" w:rsidRDefault="00000000" w:rsidRPr="00000000" w14:paraId="00000092">
      <w:pPr>
        <w:ind w:left="2160" w:firstLine="0"/>
        <w:rPr/>
      </w:pPr>
      <w:r w:rsidDel="00000000" w:rsidR="00000000" w:rsidRPr="00000000">
        <w:rPr>
          <w:rtl w:val="0"/>
        </w:rPr>
        <w:t xml:space="preserve">run("Green")</w:t>
      </w:r>
    </w:p>
    <w:p w:rsidR="00000000" w:rsidDel="00000000" w:rsidP="00000000" w:rsidRDefault="00000000" w:rsidRPr="00000000" w14:paraId="00000093">
      <w:pPr>
        <w:ind w:left="2160" w:firstLine="0"/>
        <w:rPr/>
      </w:pPr>
      <w:r w:rsidDel="00000000" w:rsidR="00000000" w:rsidRPr="00000000">
        <w:rPr>
          <w:rtl w:val="0"/>
        </w:rPr>
        <w:t xml:space="preserve">rename("GFP")</w:t>
      </w:r>
    </w:p>
    <w:p w:rsidR="00000000" w:rsidDel="00000000" w:rsidP="00000000" w:rsidRDefault="00000000" w:rsidRPr="00000000" w14:paraId="0000009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2160" w:firstLine="0"/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96">
      <w:pPr>
        <w:ind w:left="2160" w:firstLine="0"/>
        <w:rPr/>
      </w:pPr>
      <w:r w:rsidDel="00000000" w:rsidR="00000000" w:rsidRPr="00000000">
        <w:rPr>
          <w:rtl w:val="0"/>
        </w:rPr>
        <w:t xml:space="preserve">run("Merge Channels...", "c1=mCherry c2=GFP c3=Dapi create");</w:t>
      </w:r>
    </w:p>
    <w:p w:rsidR="00000000" w:rsidDel="00000000" w:rsidP="00000000" w:rsidRDefault="00000000" w:rsidRPr="00000000" w14:paraId="00000097">
      <w:pPr>
        <w:ind w:left="2160" w:firstLine="0"/>
        <w:rPr/>
      </w:pPr>
      <w:r w:rsidDel="00000000" w:rsidR="00000000" w:rsidRPr="00000000">
        <w:rPr>
          <w:rtl w:val="0"/>
        </w:rPr>
        <w:t xml:space="preserve">run("Channels Tool...");</w:t>
      </w:r>
    </w:p>
    <w:p w:rsidR="00000000" w:rsidDel="00000000" w:rsidP="00000000" w:rsidRDefault="00000000" w:rsidRPr="00000000" w14:paraId="00000098">
      <w:pPr>
        <w:ind w:left="2160" w:firstLine="0"/>
        <w:rPr/>
      </w:pPr>
      <w:r w:rsidDel="00000000" w:rsidR="00000000" w:rsidRPr="00000000">
        <w:rPr>
          <w:rtl w:val="0"/>
        </w:rPr>
        <w:t xml:space="preserve">waitForUser("Select Channel 1 and Channel 2");</w:t>
      </w:r>
    </w:p>
    <w:p w:rsidR="00000000" w:rsidDel="00000000" w:rsidP="00000000" w:rsidRDefault="00000000" w:rsidRPr="00000000" w14:paraId="00000099">
      <w:pPr>
        <w:ind w:left="2160" w:firstLine="0"/>
        <w:rPr/>
      </w:pPr>
      <w:r w:rsidDel="00000000" w:rsidR="00000000" w:rsidRPr="00000000">
        <w:rPr>
          <w:rtl w:val="0"/>
        </w:rPr>
        <w:t xml:space="preserve">waitForUser("Close 'Channels Window'; Check for NKs in placental zones and conduct placental measurements");</w:t>
      </w:r>
    </w:p>
    <w:p w:rsidR="00000000" w:rsidDel="00000000" w:rsidP="00000000" w:rsidRDefault="00000000" w:rsidRPr="00000000" w14:paraId="0000009A">
      <w:pPr>
        <w:ind w:left="2160" w:firstLine="0"/>
        <w:rPr/>
      </w:pPr>
      <w:r w:rsidDel="00000000" w:rsidR="00000000" w:rsidRPr="00000000">
        <w:rPr>
          <w:rtl w:val="0"/>
        </w:rPr>
        <w:t xml:space="preserve">run("Set Scale...", "distance=1536 known=1 unit=micron global")</w:t>
      </w:r>
    </w:p>
    <w:p w:rsidR="00000000" w:rsidDel="00000000" w:rsidP="00000000" w:rsidRDefault="00000000" w:rsidRPr="00000000" w14:paraId="0000009B">
      <w:pPr>
        <w:ind w:left="216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ocs.google.com/document/d/1qrNTMrRyqvEbXmIbQEqflC5_J22b_t26GOZHIfxlRb4/edit?usp=drive_link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